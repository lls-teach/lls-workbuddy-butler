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战略合作邀约函</w:t>
      </w:r>
    </w:p>
    <w:p>
      <w:r>
        <w:rPr>
          <w:rFonts w:ascii="宋体" w:hAnsi="宋体" w:eastAsia="宋体"/>
          <w:b w:val="0"/>
          <w:sz w:val="24"/>
        </w:rPr>
        <w:t>致：星辰传媒（北京）有限公司</w:t>
      </w:r>
    </w:p>
    <w:p>
      <w:r>
        <w:rPr>
          <w:rFonts w:ascii="宋体" w:hAnsi="宋体" w:eastAsia="宋体"/>
          <w:b w:val="0"/>
          <w:sz w:val="24"/>
        </w:rPr>
        <w:t>尊敬的负责人：</w:t>
      </w:r>
    </w:p>
    <w:p>
      <w:r>
        <w:rPr>
          <w:rFonts w:ascii="宋体" w:hAnsi="宋体" w:eastAsia="宋体"/>
          <w:b w:val="0"/>
          <w:sz w:val="24"/>
        </w:rPr>
        <w:t>您好。我方为 WorkBuddy 平台首批技能开发者，深耕自媒体工具链，现诚挚邀请贵司就以下方向开展合作：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联名开发面向 MCN 机构的技能套件</w:t>
        <w:ins w:id="9001" w:author="王砚秋" w:date="2026-10-27T10:00:00Z">
          <w:r>
            <w:rPr>
              <w:rFonts w:eastAsia="宋体"/>
              <w:sz w:val="24"/>
            </w:rPr>
            <w:t>（含分成比例细则，详见附件二）</w:t>
          </w:r>
        </w:ins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课程内容授权与联合出品</w:t>
      </w:r>
    </w:p>
    <w:p>
      <w:pPr>
        <w:pStyle w:val="ListBullet"/>
      </w:pPr>
      <w:del w:id="9002" w:author="王砚秋" w:date="2026-10-27T10:05:00Z">
        <w:r>
          <w:rPr>
            <w:rFonts w:ascii="宋体" w:hAnsi="宋体" w:eastAsia="宋体"/>
            <w:b w:val="0"/>
            <w:sz w:val="24"/>
          </w:rPr>
          <w:delText xml:space="preserve">双账号矩阵互推</w:delText>
        </w:r>
      </w:del>
      <w:ins w:id="9003" w:author="王砚秋" w:date="2026-10-27T10:05:00Z">
        <w:r>
          <w:rPr>
            <w:rFonts w:ascii="宋体" w:hAnsi="宋体" w:eastAsia="宋体"/>
            <w:b w:val="0"/>
            <w:sz w:val="24"/>
          </w:rPr>
          <w:t>短视频账号内容共建</w:t>
        </w:r>
      </w:ins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合作项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我方投入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贵方投入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周期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技能套件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研发与维护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渠道分发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 个月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课程授权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全部讲义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署名联合出品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1 个月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期待贵方回复。</w:t>
      </w:r>
    </w:p>
    <w:p>
      <w:r>
        <w:rPr>
          <w:rFonts w:ascii="宋体" w:hAnsi="宋体" w:eastAsia="宋体"/>
          <w:b w:val="0"/>
          <w:sz w:val="24"/>
        </w:rPr>
        <w:t>刘老师系列 · 2026 年 10 月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刘老师系列 · 商务合作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