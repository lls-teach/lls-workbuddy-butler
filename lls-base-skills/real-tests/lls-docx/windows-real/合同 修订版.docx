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本合同由甲乙双方共同签署。</w:t>
      </w:r>
    </w:p>
    <w:p>
      <w:del w:id="1001" w:author="审阅人" w:date="2026-10-30T10:00:00Z">
        <w:r>
          <w:t>交付日期为 2026 年 12 月 31 日。</w:t>
        </w:r>
      </w:del>
    </w:p>
    <w:p>
      <w:ins w:id="1002" w:author="审阅人" w:date="2026-10-30T10:00:00Z">
        <w:r>
          <w:t>逾期每日按合同总额千分之一支付违约金。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